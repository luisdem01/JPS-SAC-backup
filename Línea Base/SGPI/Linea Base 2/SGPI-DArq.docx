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02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Versión 1.0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485"/>
        <w:gridCol w:w="3570"/>
        <w:gridCol w:w="2235"/>
        <w:tblGridChange w:id="0">
          <w:tblGrid>
            <w:gridCol w:w="1650"/>
            <w:gridCol w:w="1485"/>
            <w:gridCol w:w="357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del Documento de Arquitectura de Software del sistema SGPI.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Lita Huanca Tapia (Arquitecta de SW)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14044745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8n850piaju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dm7vspjehs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cc7ui04t9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o00ankxyli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Definiciones, siglas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25uy14p24l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Arquitectónica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jxxszx51l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Estilo arquitectónico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klju7ownqa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Diagrama de Arquitectura en Capas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ykjnnj426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Vista de componentes por capa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7z1mf8bxx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Principios y Decisiones Arquitectónicas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ra6enjtpg2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Vista de componentes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kqtczd6g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Flujo del Pipeline ETL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wmab2404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Descripción del flujo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1e7derxsn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Diagrama de flujo ETL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w3q567p028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 Estrategia de reconciliación de datos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4dwzt5svnd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Arquitectura de Infraestructura y Despliegue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zxa887r7rq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Diagrama de despliegue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p37vtswfo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 Pipeline CI/CD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1cdbnbr4t3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Arquitectura de Seguridad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pzj1rnhpo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Modelo de Seguridad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u5dgso24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Diagrama de Seguridad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yzr973xcc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Stack tecnológico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20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5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8n850piaju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vdm7vspjehsk" w:id="1"/>
      <w:bookmarkEnd w:id="1"/>
      <w:r w:rsidDel="00000000" w:rsidR="00000000" w:rsidRPr="00000000">
        <w:rPr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20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describe la arquitectura de software del Sistema de Gestión de Proyectos de Investigación (SGPI), desarrollado para la Facultad de Ingeniería de Sistemas e Informática (FISI) de la Universidad Nacional Mayor de San Marcos (UNMSM). Su objetivo es definir los componentes técnicos, patrones de diseño, flujos de datos, infraestructura de despliegue y decisiones arquitectónicas que guían la construcción del sistema, sirviendo como referencia principal para el equipo de desarrollo, QA y operaciones.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heading=h.socc7ui04t9q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35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cubre la arquitectura de los siguientes módulos del sistema: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carga y sincronización de datos (importación RAIS, scraping RENACYT, Cybertesis y VRIP, procesamiento de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gestión de datos unificados (investigadores, grup</w:t>
      </w:r>
      <w:sdt>
        <w:sdtPr>
          <w:id w:val="-1041259367"/>
          <w:tag w:val="goog_rdk_0"/>
        </w:sdtPr>
        <w:sdtContent>
          <w:del w:author="MARCO RENATO CASTILLA HUANCA" w:id="0" w:date="2026-05-14T14:40:56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s, proyectos, publicaciones, tesis)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consulta y búsqueda unificada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generación y exportación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alertas de convocatorias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administración del sistema (usuarios, logs de sincronización)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5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o00ankxyli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3E">
      <w:pPr>
        <w:spacing w:after="120" w:before="120" w:line="360" w:lineRule="auto"/>
        <w:ind w:left="129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tiene la siguiente lista: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before="12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SGPI: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de Gestión de Proyectos de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FISI: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Facultad de Ingeniería de Sistemas e Informática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UNMSM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Universidad Nacional Mayor de San Marcos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VRIP: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Vicerrectorado de Investigación y Posgrado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Administrativo de Investigación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RENACYT: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 Nacional Científico, Tecnológico y de Innovación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Cybertesis: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Repositorio digital de tesis de la UNMSM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Extract, Transform, Load; proceso de extracción, transformación y carga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Optical Character Recognitio; reconocimiento óptico de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Programming Interface; interfaz de programación de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JSON Web Token; estándar para autenticación stateless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Resolución Rectoral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Operativo Institucional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CI/CD: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Continuous Integration / Continuous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Object-Relational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Sign-On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WAF: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application Firewall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12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Progressive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5"/>
        </w:numPr>
        <w:spacing w:line="360" w:lineRule="auto"/>
        <w:ind w:left="720" w:hanging="360"/>
        <w:rPr/>
      </w:pPr>
      <w:bookmarkStart w:colFirst="0" w:colLast="0" w:name="_heading=h.z25uy14p24ln" w:id="4"/>
      <w:bookmarkEnd w:id="4"/>
      <w:r w:rsidDel="00000000" w:rsidR="00000000" w:rsidRPr="00000000">
        <w:rPr>
          <w:rtl w:val="0"/>
        </w:rPr>
        <w:t xml:space="preserve">Descripción Arquitectónica General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8jxxszx51l05" w:id="5"/>
      <w:bookmarkEnd w:id="5"/>
      <w:r w:rsidDel="00000000" w:rsidR="00000000" w:rsidRPr="00000000">
        <w:rPr>
          <w:rtl w:val="0"/>
        </w:rPr>
        <w:t xml:space="preserve">Estilo arquitectónico</w:t>
      </w:r>
    </w:p>
    <w:p w:rsidR="00000000" w:rsidDel="00000000" w:rsidP="00000000" w:rsidRDefault="00000000" w:rsidRPr="00000000" w14:paraId="00000054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SGPI adopta una arquitectura en capas (Layered Architecture) con un pipeline de integración de datos ETL como núcleo de procesamiento. Los principios rectores son: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responsabilidades por capas: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Presentación, Aplicación, ETL/Scraping, Procesamiento de documentos y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Modularidad del ETL: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conector de fuente externa opera de forma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Stateless API: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backend no mantiene estado de sesión en memoria; usa JWT para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Sincronización bajo demanda: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existen tareas automáticas programadas; toda sincronización es iniciada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Única fuente de verdad: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(Supabase) centraliza todos los datos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Estrategia keep-alive: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endpoint /health es consultado periódicamente por UptimeRobot para mitigar el cold start del backend en el free tier de 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jklju7ownqa2" w:id="6"/>
      <w:bookmarkEnd w:id="6"/>
      <w:r w:rsidDel="00000000" w:rsidR="00000000" w:rsidRPr="00000000">
        <w:rPr>
          <w:rtl w:val="0"/>
        </w:rPr>
        <w:t xml:space="preserve">Diagrama de Arquitectura en Capas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19788" cy="46414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464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Figura 1. Arquitectura en Capas del SGPI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40ykjnnj426a" w:id="7"/>
      <w:bookmarkEnd w:id="7"/>
      <w:r w:rsidDel="00000000" w:rsidR="00000000" w:rsidRPr="00000000">
        <w:rPr>
          <w:rtl w:val="0"/>
        </w:rPr>
        <w:t xml:space="preserve">Vista de componentes por capa</w:t>
      </w:r>
    </w:p>
    <w:p w:rsidR="00000000" w:rsidDel="00000000" w:rsidP="00000000" w:rsidRDefault="00000000" w:rsidRPr="00000000" w14:paraId="00000060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Componentes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Responsabilidad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Next.js (App Router), Tailwind CSS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Interfaz de usuario del Administrador y la Secretaria. Renderizado SSR para carga rápida. Gestión de estado y navegación entre módulos.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Aplicación (Backend)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FastAPI, Uvicorn, SQLAlchemy (ORM)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Exposición de la API REST. Lógica de negocio: autenticación JWT, gestión de entidades, coordinación del pipeline ETL y generación de reportes.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ETL y Scraping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Playwright, BeautifulSoup, APScheduler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Extracción de datos desde fuentes externas (RENACYT, Cybertesis, VRIP). Navegación web con bot para páginas dinámicas. Ejecución bajo demanda manual del Administrador.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Procesamiento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PyMuPDF (primario), Tesseract OCR (fallback)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Extracción de entidades estructuradas de resoluciones rectorales y directivas. PyMuPDF para PDFs con texto seleccionable; Tesseract como fallback para PDFs escaneados o con tablas complejas.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Supabase (PostgreSQL), Row Level Security (RLS)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Única fuente de verdad del sistema. Almacenamiento de todas las entidades unificadas (investigadores, proyectos, publicaciones, tesis, alertas, logs). RLS para aislamiento por rol.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5"/>
        </w:numPr>
        <w:spacing w:line="360" w:lineRule="auto"/>
        <w:ind w:left="720" w:hanging="360"/>
        <w:rPr/>
      </w:pPr>
      <w:bookmarkStart w:colFirst="0" w:colLast="0" w:name="_heading=h.3z7z1mf8bxxg" w:id="8"/>
      <w:bookmarkEnd w:id="8"/>
      <w:r w:rsidDel="00000000" w:rsidR="00000000" w:rsidRPr="00000000">
        <w:rPr>
          <w:rtl w:val="0"/>
        </w:rPr>
        <w:t xml:space="preserve">Principios y Decisiones Arquitectónicas</w:t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siguiente tabla documenta los principios que guían las decisiones de diseño del sistema y su justificación en el contexto del proyecto.</w:t>
      </w:r>
    </w:p>
    <w:p w:rsidR="00000000" w:rsidDel="00000000" w:rsidP="00000000" w:rsidRDefault="00000000" w:rsidRPr="00000000" w14:paraId="0000007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1.675063928906"/>
        <w:gridCol w:w="6703.836747094718"/>
        <w:tblGridChange w:id="0">
          <w:tblGrid>
            <w:gridCol w:w="2321.675063928906"/>
            <w:gridCol w:w="6703.836747094718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Principio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 y decisión arquitectónica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Separación de 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 capa tiene una responsabilidad única y no accede directamente a las capas no adyacentes. El frontend nunca accede directamente a la BD; siempre pasa por la API REST.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Única fuente de verdad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PostgreSQL (Supabase) es la única base de datos del sistema. No existen bases de datos locales ni archivos de estado fuera del repositorio central.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Modularidad del ETL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 conector (RENACYT, Cybertesis, VRIP, RAIS) es un módulo independiente. El fallo de un conector no afecta la operación del resto del sistema.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Sincronización bajo demanda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existen tareas programadas automáticas. Toda sincronización es iniciada manualmente por el Administrador desde la interfaz. Esto reduce complejidad operativa y evita costos de cómputo innecesarios en entorno gratuito.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Stateless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backend no mantiene estado de sesión en memoria. Toda autenticación se maneja mediante JWT firmados. Esto facilita el despliegue en servicios gratuitos sin sesiones persistentes.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Estrategia keep-alive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Dado que Render free tier suspende el servicio tras 15 min de inactividad, se implementa un endpoint de health check (/health) que es consultado periódicamente por un servicio de monitoreo gratuito (UptimeRobot) para mantener el backend activo durante el horario laboral.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Seguridad por capas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 obligatorio provisto por Vercel y Render. Autenticación JWT en todos los endpoints protegidos. Row Level Security en Supabase para aislar datos por rol. API keys y credenciales en variables de entorno; nunca en el repositorio.</w:t>
            </w:r>
          </w:p>
        </w:tc>
      </w:tr>
    </w:tbl>
    <w:p w:rsidR="00000000" w:rsidDel="00000000" w:rsidP="00000000" w:rsidRDefault="00000000" w:rsidRPr="00000000" w14:paraId="0000008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5"/>
        </w:numPr>
        <w:spacing w:line="360" w:lineRule="auto"/>
        <w:ind w:left="720" w:hanging="360"/>
        <w:rPr/>
      </w:pPr>
      <w:bookmarkStart w:colFirst="0" w:colLast="0" w:name="_heading=h.tra6enjtpg25" w:id="9"/>
      <w:bookmarkEnd w:id="9"/>
      <w:r w:rsidDel="00000000" w:rsidR="00000000" w:rsidRPr="00000000">
        <w:rPr>
          <w:rtl w:val="0"/>
        </w:rPr>
        <w:t xml:space="preserve">Vista de componentes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siguiente tabla describe en detalle cada componente del sistema, su tecnología base y su responsabilidad dentro de la arquitectura.</w:t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772362457913"/>
        <w:gridCol w:w="2147.5494341342383"/>
        <w:gridCol w:w="2104.0180266855714"/>
        <w:gridCol w:w="3003.6671139580226"/>
        <w:tblGridChange w:id="0">
          <w:tblGrid>
            <w:gridCol w:w="1770.2772362457913"/>
            <w:gridCol w:w="2147.5494341342383"/>
            <w:gridCol w:w="2104.0180266855714"/>
            <w:gridCol w:w="3003.667113958022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 Secretaria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Vista principal con búsqueda unificada, panel de alertas y acceso a reportes.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Administración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Gestión de investigadores, proyectos, publicaciones, tesis y grupos. Solo accesible para Administrador.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Next.js + API fetch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Generador de reportes por parámetros con previsualización y exportación a Excel/PDF.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 + Uvicorn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Punto de entrada único. Manejo de rutas, CORS, rate limiting y documentación automática (OpenAPI/Swagger).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 Depends +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Validación de tokens JWT en cada endpoint protegido. Diferencia permisos Administrador vs Secretaria.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ETL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Playwright + BeautifulSoup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Ejecución de los 4 conectores (RAIS, RENACYT, Cybertesis, VRIP) y el motor de reconciliación.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Motor Parser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PyMuPDF + Tesseract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Extrae texto y entidades de PDFs. Detecta automáticamente si el PDF tiene texto seleccionable (PyMuPDF) o requiere OCR (Tesseract).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Reconciliación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Resuelve conflictos entre fuentes priorizando RENACYT sobre RAIS para datos del investigador y RR sobre RAIS para proyectos.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Alertas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 + APScheduler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Detecta fechas críticas extraídas del VRIP y genera alertas en la BD. Las alertas se muestran en el dashboard de la Secretaria.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 + openpyxl + reportlab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Genera reportes por parámetros y cortes temporales POI. Exporta a .xlsx y .pdf.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 de datos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Supabase (PostgreSQL)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Almacena todas las entidades del sistema. RLS activo por rol. Free tier: 500 MB.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Health check endpoint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Endpoint GET /health que retorna 200 OK. Consultado por UptimeRobot cada 5 min para evitar cold start del backend.</w:t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5"/>
        </w:numPr>
        <w:spacing w:line="360" w:lineRule="auto"/>
        <w:ind w:left="720" w:hanging="360"/>
        <w:rPr/>
      </w:pPr>
      <w:bookmarkStart w:colFirst="0" w:colLast="0" w:name="_heading=h.6ukqtczd6gib" w:id="10"/>
      <w:bookmarkEnd w:id="10"/>
      <w:r w:rsidDel="00000000" w:rsidR="00000000" w:rsidRPr="00000000">
        <w:rPr>
          <w:rtl w:val="0"/>
        </w:rPr>
        <w:t xml:space="preserve">Flujo del Pipeline ETL</w:t>
      </w:r>
    </w:p>
    <w:p w:rsidR="00000000" w:rsidDel="00000000" w:rsidP="00000000" w:rsidRDefault="00000000" w:rsidRPr="00000000" w14:paraId="000000C1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2owmab2404a" w:id="11"/>
      <w:bookmarkEnd w:id="11"/>
      <w:r w:rsidDel="00000000" w:rsidR="00000000" w:rsidRPr="00000000">
        <w:rPr>
          <w:rtl w:val="0"/>
        </w:rPr>
        <w:t xml:space="preserve">Descripción del flujo</w:t>
      </w:r>
    </w:p>
    <w:p w:rsidR="00000000" w:rsidDel="00000000" w:rsidP="00000000" w:rsidRDefault="00000000" w:rsidRPr="00000000" w14:paraId="000000C2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pipeline ETL es el núcleo técnico del SGPI. Cuando el Administrador inicia una sincronización desde la interfaz, el sistema ejecuta el siguiente flujo: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El Administrador presiona "Sincronizar" en el módulo de administración del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El frontend envía una solicitud POST /sync al backend con el token JWT del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 El Auth Middleware valida el JWT y verifica que el rol sea Administrador; si es inválido retorna 401.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 El Módulo ETL inicia los 4 conectores de forma independiente: RAIS (importación Excel), RENACYT (Playwright scraping), Cybertesis (Playwright scraping) y VRIP (Playwright scraping).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 Cuando un conector encuentra un documento PDF, lo pasa al Motor Parser PDF. PyMuPDF intenta extraer el texto; si el PDF es escaneado o la extracción falla, Tesseract OCR procesa la imagen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 Los datos extraídos por todos los conectores pasan al Módulo de Reconciliación, que detecta y resuelve conflictos entre fuentes.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(7) Los datos reconciliados se insertan o actualizan en Supabase (PostgreSQL).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(8) El Módulo de Alertas analiza las fechas críticas extraídas del VRIP y genera o actualiza las alertas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(9) El log de la operación se registra en la tabla de auditoría con el resultado de cada conector (registros insertados, actualizados, rechazados y errores).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(10) El backend retorna al frontend el resumen de la sincronización.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ua1e7derxsnx" w:id="12"/>
      <w:bookmarkEnd w:id="12"/>
      <w:r w:rsidDel="00000000" w:rsidR="00000000" w:rsidRPr="00000000">
        <w:rPr>
          <w:rtl w:val="0"/>
        </w:rPr>
        <w:t xml:space="preserve">Diagrama de flujo ETL</w:t>
      </w:r>
    </w:p>
    <w:p w:rsidR="00000000" w:rsidDel="00000000" w:rsidP="00000000" w:rsidRDefault="00000000" w:rsidRPr="00000000" w14:paraId="000000CF">
      <w:pPr>
        <w:spacing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0312" cy="716073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312" cy="7160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Figura 2. Diagrama de flujo ETL del SGPI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7w3q567p028e" w:id="13"/>
      <w:bookmarkEnd w:id="13"/>
      <w:r w:rsidDel="00000000" w:rsidR="00000000" w:rsidRPr="00000000">
        <w:rPr>
          <w:rtl w:val="0"/>
        </w:rPr>
        <w:t xml:space="preserve">Estrategia de reconciliación de datos</w:t>
      </w:r>
    </w:p>
    <w:p w:rsidR="00000000" w:rsidDel="00000000" w:rsidP="00000000" w:rsidRDefault="00000000" w:rsidRPr="00000000" w14:paraId="000000D2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un mismo investigador o proyecto aparece con datos distintos en múltiples fuentes, el Módulo de Reconciliación aplica las siguientes reglas de prioridad: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del investigador (grado académico, categoría, puntaje): RENACYT tiene prioridad sobre RAIS, por ser la fuente oficial más actualizada del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del proyecto (estado, fechas, resolución): la Resolución Rectoral (extraída del VRIP/PDF) tiene prioridad sobre los registros del 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caso de conflicto sin regla definida: el sistema mantiene ambos valores y marca el registro como "pendiente de revisión manual" para que el Administrador lo resuelva.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 reconciliación ejecutada queda registrada en el log de auditoría con la fuente ganadora y la fecha de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numPr>
          <w:ilvl w:val="0"/>
          <w:numId w:val="5"/>
        </w:numPr>
        <w:spacing w:line="360" w:lineRule="auto"/>
        <w:ind w:left="720" w:hanging="360"/>
        <w:rPr/>
      </w:pPr>
      <w:bookmarkStart w:colFirst="0" w:colLast="0" w:name="_heading=h.a4dwzt5svnds" w:id="14"/>
      <w:bookmarkEnd w:id="14"/>
      <w:r w:rsidDel="00000000" w:rsidR="00000000" w:rsidRPr="00000000">
        <w:rPr>
          <w:rtl w:val="0"/>
        </w:rPr>
        <w:t xml:space="preserve">Arquitectura de Infraestructura y Despliegue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Vista de despliegue</w:t>
      </w:r>
    </w:p>
    <w:p w:rsidR="00000000" w:rsidDel="00000000" w:rsidP="00000000" w:rsidRDefault="00000000" w:rsidRPr="00000000" w14:paraId="000000DA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restricción de presupuesto cero fue una decisión de diseño que condicionó las elecciones tecnológicas de esta capa.</w:t>
      </w:r>
    </w:p>
    <w:p w:rsidR="00000000" w:rsidDel="00000000" w:rsidP="00000000" w:rsidRDefault="00000000" w:rsidRPr="00000000" w14:paraId="000000DB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9230769230771"/>
        <w:gridCol w:w="2097.2743791641433"/>
        <w:gridCol w:w="2357.6256814052094"/>
        <w:gridCol w:w="2733.6886735311937"/>
        <w:tblGridChange w:id="0">
          <w:tblGrid>
            <w:gridCol w:w="1836.9230769230771"/>
            <w:gridCol w:w="2097.2743791641433"/>
            <w:gridCol w:w="2357.6256814052094"/>
            <w:gridCol w:w="2733.6886735311937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Tier gratuito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Notas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(Next.js)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 GB bandwidth, 1M invocaciones/mes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Deploy automático desde GitHub. La rama main dispara redeploy. SSR soportado nativamente.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(FastAPI)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512 MB RAM, 0.1 vCPU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Cold start ~30s tras inactividad. Mitigado con endpoint /health + UptimeRobot.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 MB storage, conexiones ilimitadas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PostgreSQL gestionado. RLS habilitado. Backups automáticos diarios.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Monitoreo keep-alive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UptimeRobot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 monitores gratuitos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Ping a /health cada 5 minutos durante horario laboral para evitar cold start del backend.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Repositorio y CI/CD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2000 min/mes en free 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Pipeline básico</w:t>
            </w:r>
          </w:p>
        </w:tc>
      </w:tr>
    </w:tbl>
    <w:p w:rsidR="00000000" w:rsidDel="00000000" w:rsidP="00000000" w:rsidRDefault="00000000" w:rsidRPr="00000000" w14:paraId="000000F4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wzxa887r7rqg" w:id="15"/>
      <w:bookmarkEnd w:id="15"/>
      <w:r w:rsidDel="00000000" w:rsidR="00000000" w:rsidRPr="00000000">
        <w:rPr>
          <w:rtl w:val="0"/>
        </w:rPr>
        <w:t xml:space="preserve">Diagrama de despliegue</w:t>
      </w:r>
    </w:p>
    <w:p w:rsidR="00000000" w:rsidDel="00000000" w:rsidP="00000000" w:rsidRDefault="00000000" w:rsidRPr="00000000" w14:paraId="000000F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Figura 3. Topología de despliegue del SGPI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wp37vtswfous" w:id="16"/>
      <w:bookmarkEnd w:id="16"/>
      <w:r w:rsidDel="00000000" w:rsidR="00000000" w:rsidRPr="00000000">
        <w:rPr>
          <w:rtl w:val="0"/>
        </w:rPr>
        <w:t xml:space="preserve">Pipeline CI/CD</w:t>
      </w:r>
    </w:p>
    <w:p w:rsidR="00000000" w:rsidDel="00000000" w:rsidP="00000000" w:rsidRDefault="00000000" w:rsidRPr="00000000" w14:paraId="000000F9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código fuente se gestiona en un repositorio GitHub. El pipeline de integración y despliegue continuo es el siguiente: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push o merge a la rama main dispara automáticamente el redeploy del frontend en 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mismo push dispara el redeploy del backend en Render mediante webhook de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Actions ejecuta los tests (Pytest para backend, Playwright Test para E2E) antes de aprobar el merge a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ramas de desarrollo siguen la convención feature/[nombre], fix/[nombre]. No se hace push directo a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numPr>
          <w:ilvl w:val="0"/>
          <w:numId w:val="5"/>
        </w:numPr>
        <w:spacing w:line="360" w:lineRule="auto"/>
        <w:ind w:left="720" w:hanging="360"/>
        <w:rPr/>
      </w:pPr>
      <w:bookmarkStart w:colFirst="0" w:colLast="0" w:name="_heading=h.e1cdbnbr4t3j" w:id="17"/>
      <w:bookmarkEnd w:id="17"/>
      <w:r w:rsidDel="00000000" w:rsidR="00000000" w:rsidRPr="00000000">
        <w:rPr>
          <w:rtl w:val="0"/>
        </w:rPr>
        <w:t xml:space="preserve">Arquitectura de Seguridad</w:t>
      </w:r>
    </w:p>
    <w:p w:rsidR="00000000" w:rsidDel="00000000" w:rsidP="00000000" w:rsidRDefault="00000000" w:rsidRPr="00000000" w14:paraId="00000100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3pzj1rnhpo6j" w:id="18"/>
      <w:bookmarkEnd w:id="18"/>
      <w:r w:rsidDel="00000000" w:rsidR="00000000" w:rsidRPr="00000000">
        <w:rPr>
          <w:rtl w:val="0"/>
        </w:rPr>
        <w:t xml:space="preserve">Modelo de Seguridad</w:t>
      </w:r>
    </w:p>
    <w:p w:rsidR="00000000" w:rsidDel="00000000" w:rsidP="00000000" w:rsidRDefault="00000000" w:rsidRPr="00000000" w14:paraId="00000101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el MVP se implementa un modelo de seguridad adecuado al alcance universitario del proyecto, con controles en cada capa de la arquitectura.</w:t>
      </w:r>
    </w:p>
    <w:p w:rsidR="00000000" w:rsidDel="00000000" w:rsidP="00000000" w:rsidRDefault="00000000" w:rsidRPr="00000000" w14:paraId="00000102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2.3074784191303"/>
        <w:gridCol w:w="2680.127905360145"/>
        <w:gridCol w:w="4433.076427244348"/>
        <w:tblGridChange w:id="0">
          <w:tblGrid>
            <w:gridCol w:w="1912.3074784191303"/>
            <w:gridCol w:w="2680.127905360145"/>
            <w:gridCol w:w="4433.076427244348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Herramienta / Estándar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Transporte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 obligatorio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TLS provisto automáticamente por Vercel (frontend) y Render (backend). Sin configuración adicional.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 (HS256)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Token firmado con clave simétrica almacenada en variable de entorno. Expiración configurable (default: 8h).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Middleware FastAPI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 Depends valida el JWT y el rol en cada endpoint protegido. Secretaria solo puede leer; Administrador tiene acceso completo.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Row Level Security (RLS)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Políticas RLS en Supabase que restringen acceso a filas según el rol del usuario autenticado.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Secretos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Variables de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.env en desarrollo local. Secrets en Render y Vercel en producción. Las API keys nunca se suben al repositorio.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Scraping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User-Agent controlado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bot de Playwright usa un User-Agent configurable y respeta robots.txt de las fuentes públicas.</w:t>
            </w:r>
          </w:p>
        </w:tc>
      </w:tr>
    </w:tbl>
    <w:p w:rsidR="00000000" w:rsidDel="00000000" w:rsidP="00000000" w:rsidRDefault="00000000" w:rsidRPr="00000000" w14:paraId="0000011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numPr>
          <w:ilvl w:val="1"/>
          <w:numId w:val="5"/>
        </w:numPr>
        <w:spacing w:line="360" w:lineRule="auto"/>
        <w:ind w:left="1440" w:hanging="360"/>
        <w:rPr/>
      </w:pPr>
      <w:bookmarkStart w:colFirst="0" w:colLast="0" w:name="_heading=h.i9u5dgso24k" w:id="19"/>
      <w:bookmarkEnd w:id="19"/>
      <w:r w:rsidDel="00000000" w:rsidR="00000000" w:rsidRPr="00000000">
        <w:rPr>
          <w:rtl w:val="0"/>
        </w:rPr>
        <w:t xml:space="preserve">Diagrama de Seguridad</w:t>
      </w:r>
    </w:p>
    <w:p w:rsidR="00000000" w:rsidDel="00000000" w:rsidP="00000000" w:rsidRDefault="00000000" w:rsidRPr="00000000" w14:paraId="0000011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3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Figura 4. Flujo de seguridad del SGPI</w:t>
      </w:r>
    </w:p>
    <w:p w:rsidR="00000000" w:rsidDel="00000000" w:rsidP="00000000" w:rsidRDefault="00000000" w:rsidRPr="00000000" w14:paraId="0000011D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Atributos de Calidad y Requisitos No Funcionales</w:t>
      </w:r>
    </w:p>
    <w:p w:rsidR="00000000" w:rsidDel="00000000" w:rsidP="00000000" w:rsidRDefault="00000000" w:rsidRPr="00000000" w14:paraId="000001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atributos de calidad derivan directamente de los Requisitos No Funcionales definidos en la Especificación de Requisitos (SGPI-RNF) y de las restricciones del entorno de despliegue gratuito.</w:t>
      </w:r>
    </w:p>
    <w:p w:rsidR="00000000" w:rsidDel="00000000" w:rsidP="00000000" w:rsidRDefault="00000000" w:rsidRPr="00000000" w14:paraId="000001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070"/>
        <w:gridCol w:w="2955"/>
        <w:gridCol w:w="2280"/>
        <w:tblGridChange w:id="0">
          <w:tblGrid>
            <w:gridCol w:w="1725"/>
            <w:gridCol w:w="2070"/>
            <w:gridCol w:w="2955"/>
            <w:gridCol w:w="22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Requerimiento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Decisión arquitectónica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Verificación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durante horario laboral de la FISI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keep-alive con UptimeRobot. Supabase y Vercel con SLA &gt; 99%.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Monitoreo con UptimeRobot + alertas por email al equipo.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Respuesta de búsqueda &lt; 5 segundos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Consultas indexadas en PostgreSQL. Paginación en endpoints con más de 100 registros.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manuales con cronómetro durante QA.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Rendimiento (PDF)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Procesamiento de PDF &lt; 30 segundos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PyMuPDF para PDFs con texto (&lt; 2s). Tesseract como fallback acepta mayor latencia dado su uso esporádico.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con PDFs reales de resoluciones VRIP.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~10 usuarios concurrentes (uso interno)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Arquitectura stateless. Supabase maneja concurrencia sin configuración adicional.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aplica para MVP universitario.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Proteger datos de investigadores y acceso restringido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 + HTTPS + RLS en Supabase + variables de entorno para secretos.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Revisión manual del equipo + pruebas de endpoints sin token.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Código mantenible por equipo de 6 personas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Monorepo separado por servicio (frontend / backend). Documentación automática FastAPI (OpenAPI). Commits convencionales.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Revisión de código en GitHub Pull Requests.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Chrome, Firefox y Edge actuales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Next.js SPA responsiva con Tailwind CSS. Sin dependencias de plugins no estándar.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manuales cross-browser durante QA.</w:t>
            </w:r>
          </w:p>
        </w:tc>
      </w:tr>
    </w:tbl>
    <w:p w:rsidR="00000000" w:rsidDel="00000000" w:rsidP="00000000" w:rsidRDefault="00000000" w:rsidRPr="00000000" w14:paraId="000001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numPr>
          <w:ilvl w:val="0"/>
          <w:numId w:val="5"/>
        </w:numPr>
        <w:spacing w:line="360" w:lineRule="auto"/>
        <w:ind w:left="720" w:hanging="360"/>
        <w:rPr/>
      </w:pPr>
      <w:bookmarkStart w:colFirst="0" w:colLast="0" w:name="_heading=h.4hyzr973xccn" w:id="20"/>
      <w:bookmarkEnd w:id="20"/>
      <w:r w:rsidDel="00000000" w:rsidR="00000000" w:rsidRPr="00000000">
        <w:rPr>
          <w:rtl w:val="0"/>
        </w:rPr>
        <w:t xml:space="preserve">Stack tecnológico</w:t>
      </w:r>
    </w:p>
    <w:p w:rsidR="00000000" w:rsidDel="00000000" w:rsidP="00000000" w:rsidRDefault="00000000" w:rsidRPr="00000000" w14:paraId="0000014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siguiente tabla consolida el stack tecnológico completo del sistema con las versiones objetivo y el rol de cada tecnología.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3.333122685507"/>
        <w:gridCol w:w="1999.2305456200002"/>
        <w:gridCol w:w="1579.1023874824637"/>
        <w:gridCol w:w="3563.845755235652"/>
        <w:tblGridChange w:id="0">
          <w:tblGrid>
            <w:gridCol w:w="1883.333122685507"/>
            <w:gridCol w:w="1999.2305456200002"/>
            <w:gridCol w:w="1579.1023874824637"/>
            <w:gridCol w:w="3563.84575523565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 en 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14.x (App Router)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Framework React con SSR. Rutas, layouts y componentes del sistema.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Estilos de interfaz responsiva. Sin CSS personalizado.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Lenguaje principal del servidor y del pipeline ETL.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0.110+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Framework API REST asíncrono. Documentación automática OpenAPI.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Uvicorn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0.29+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Servidor ASGI para FastAPI en producción.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ORM para acceso a PostgreSQL desde Python.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ETL / Scraping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Playwright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Bot de navegación web para scraping de páginas dinámicas (RENACYT, Cybertesis, VRIP).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ETL / Scraping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BeautifulSoup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Parseo de HTML estático en páginas que no requieren JavaScript.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Procesamiento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PyMuPDF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Extracción de texto de PDFs con contenido seleccionable (vía de rápida).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Procesamiento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pdfplumber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Extracción especializada de tablas en PDFs estructurados.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Procesamiento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Tesseract OCR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OCR de imagen para PDFs escaneados sin texto seleccionable (fallback).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openpyxl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Generación de archivos Excel (.xlsx) desde Python.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Generación de archivos PDF desde Python.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Supabase (PostgreSQL)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Cloud (free tier)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Datos relacionales, RLS por rol, historial y auditoría.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Despliegue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Hosting y CI/CD del frontend. Deploy automático desde GitHub.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Despliegue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Hosting del backend FastAPI en contenedor Docker.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UptimeRobot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Keep-alive del backend. 50 monitores gratuitos, ping cada 5 min.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unitarias del backend (endpoints, lógica ETL, reconciliación).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Playwright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E2E del frontend.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Repositorio de la empresa con carpetas separadas y reservadas para el desarrollo del sistema SGPI.</w:t>
            </w:r>
          </w:p>
        </w:tc>
      </w:tr>
    </w:tbl>
    <w:p w:rsidR="00000000" w:rsidDel="00000000" w:rsidP="00000000" w:rsidRDefault="00000000" w:rsidRPr="00000000" w14:paraId="0000019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rPr/>
    </w:pPr>
    <w:r w:rsidDel="00000000" w:rsidR="00000000" w:rsidRPr="00000000">
      <w:rPr>
        <w:rtl w:val="0"/>
      </w:rPr>
    </w:r>
  </w:p>
  <w:tbl>
    <w:tblPr>
      <w:tblStyle w:val="Table10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A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Confidencial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A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 de 20</w:t>
          </w:r>
        </w:p>
      </w:tc>
    </w:tr>
  </w:tbl>
  <w:p w:rsidR="00000000" w:rsidDel="00000000" w:rsidP="00000000" w:rsidRDefault="00000000" w:rsidRPr="00000000" w14:paraId="000001A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  <w:tbl>
    <w:tblPr>
      <w:tblStyle w:val="Table9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rHeight w:val="109.98046875" w:hRule="atLeast"/>
        <w:tblHeader w:val="0"/>
      </w:trPr>
      <w:tc>
        <w:tcPr>
          <w:shd w:fill="9fc5e8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9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0"/>
              <w:szCs w:val="20"/>
              <w:rtl w:val="0"/>
            </w:rPr>
            <w:t xml:space="preserve">Sistema de Gestión de Proyectos de Investigación (SGPI)</w:t>
          </w:r>
        </w:p>
      </w:tc>
      <w:tc>
        <w:tcPr>
          <w:shd w:fill="cfe2f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9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Versión: 1.0</w:t>
          </w:r>
        </w:p>
      </w:tc>
    </w:tr>
    <w:tr>
      <w:trPr>
        <w:cantSplit w:val="0"/>
        <w:tblHeader w:val="0"/>
      </w:trPr>
      <w:tc>
        <w:tcPr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9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Documento de Arquitectura de Software</w:t>
          </w:r>
        </w:p>
      </w:tc>
      <w:tc>
        <w:tcPr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9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Fecha: 09/05/2026</w:t>
          </w:r>
        </w:p>
      </w:tc>
    </w:tr>
  </w:tbl>
  <w:p w:rsidR="00000000" w:rsidDel="00000000" w:rsidP="00000000" w:rsidRDefault="00000000" w:rsidRPr="00000000" w14:paraId="000001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Oem7059Kb59621A7OTZuL0xNfA==">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